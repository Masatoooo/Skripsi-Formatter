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Paragraf normal tanpa revisi.</w:t>
      </w:r>
    </w:p>
    <w:p>
      <w:commentRangeStart w:id="0"/>
      <w:r>
        <w:t xml:space="preserve">Paragraf dengan revisi aktif </w:t>
      </w:r>
      <w:ins w:id="1" w:author="Dosen Pembimbing">
        <w:r>
          <w:t>tambahan revisi</w:t>
        </w:r>
      </w:ins>
    </w:p>
    <w:sectPr w:rsidR="00FC693F" w:rsidRPr="0006063C" w:rsidSect="00034616"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